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Creating a VISION Statement - Thoughts</w:t>
        <w:tab/>
        <w:tab/>
        <w:tab/>
        <w:tab/>
        <w:tab/>
        <w:t xml:space="preserve">1/29/20</w:t>
      </w:r>
      <w:ins w:author="Alex Sehdeva" w:id="0" w:date="2026-04-13T14:15:57Z">
        <w:r w:rsidDel="00000000" w:rsidR="00000000" w:rsidRPr="00000000">
          <w:rPr>
            <w:rtl w:val="0"/>
          </w:rPr>
          <w:t xml:space="preserve">2</w:t>
        </w:r>
      </w:ins>
      <w:del w:author="Alex Sehdeva" w:id="0" w:date="2026-04-13T14:15:57Z">
        <w:r w:rsidDel="00000000" w:rsidR="00000000" w:rsidRPr="00000000">
          <w:rPr>
            <w:rtl w:val="0"/>
          </w:rPr>
          <w:delText xml:space="preserve">1</w:delText>
        </w:r>
      </w:del>
      <w:r w:rsidDel="00000000" w:rsidR="00000000" w:rsidRPr="00000000">
        <w:rPr>
          <w:rtl w:val="0"/>
        </w:rPr>
        <w:t xml:space="preserve">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38761d"/>
          <w:sz w:val="24"/>
          <w:szCs w:val="24"/>
        </w:rPr>
      </w:pPr>
      <w:r w:rsidDel="00000000" w:rsidR="00000000" w:rsidRPr="00000000">
        <w:rPr>
          <w:color w:val="38761d"/>
          <w:sz w:val="24"/>
          <w:szCs w:val="24"/>
          <w:rtl w:val="0"/>
        </w:rPr>
        <w:t xml:space="preserve">A </w:t>
      </w:r>
      <w:r w:rsidDel="00000000" w:rsidR="00000000" w:rsidRPr="00000000">
        <w:rPr>
          <w:b w:val="1"/>
          <w:bCs w:val="1"/>
          <w:color w:val="38761d"/>
          <w:sz w:val="24"/>
          <w:szCs w:val="24"/>
          <w:rtl w:val="0"/>
        </w:rPr>
        <w:t xml:space="preserve">COVENANT</w:t>
      </w:r>
      <w:r w:rsidDel="00000000" w:rsidR="00000000" w:rsidRPr="00000000">
        <w:rPr>
          <w:color w:val="38761d"/>
          <w:sz w:val="24"/>
          <w:szCs w:val="24"/>
          <w:rtl w:val="0"/>
        </w:rPr>
        <w:t xml:space="preserve"> IS a statement describing HOW WE WANT TO BE IN RELATIONSHIP with one another.  How we do things together.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9900ff"/>
        </w:rPr>
      </w:pPr>
      <w:r w:rsidDel="00000000" w:rsidR="00000000" w:rsidRPr="00000000">
        <w:rPr>
          <w:color w:val="9900ff"/>
          <w:rtl w:val="0"/>
        </w:rPr>
        <w:t xml:space="preserve">A </w:t>
      </w:r>
      <w:r w:rsidDel="00000000" w:rsidR="00000000" w:rsidRPr="00000000">
        <w:rPr>
          <w:b w:val="1"/>
          <w:bCs w:val="1"/>
          <w:color w:val="9900ff"/>
          <w:rtl w:val="0"/>
        </w:rPr>
        <w:t xml:space="preserve">MISSION</w:t>
      </w:r>
      <w:r w:rsidDel="00000000" w:rsidR="00000000" w:rsidRPr="00000000">
        <w:rPr>
          <w:color w:val="9900ff"/>
          <w:rtl w:val="0"/>
        </w:rPr>
        <w:t xml:space="preserve"> STATEMENT IS …  WHO WE ARE and why we exist.  WHAT WE DO.</w:t>
      </w:r>
    </w:p>
    <w:p w:rsidR="00000000" w:rsidDel="00000000" w:rsidP="00000000" w:rsidRDefault="00000000" w:rsidRPr="00000000" w14:paraId="00000006">
      <w:pPr>
        <w:rPr>
          <w:color w:val="9900ff"/>
        </w:rPr>
      </w:pPr>
      <w:r w:rsidDel="00000000" w:rsidR="00000000" w:rsidRPr="00000000">
        <w:rPr>
          <w:rtl w:val="0"/>
        </w:rPr>
      </w:r>
    </w:p>
    <w:p w:rsidR="00000000" w:rsidDel="00000000" w:rsidP="00000000" w:rsidRDefault="00000000" w:rsidRPr="00000000" w14:paraId="00000007">
      <w:pPr>
        <w:rPr>
          <w:i w:val="1"/>
          <w:iCs w:val="1"/>
          <w:sz w:val="24"/>
          <w:szCs w:val="24"/>
          <w:shd w:fill="f6f6f6" w:val="clear"/>
        </w:rPr>
      </w:pPr>
      <w:r w:rsidDel="00000000" w:rsidR="00000000" w:rsidRPr="00000000">
        <w:rPr>
          <w:i w:val="1"/>
          <w:iCs w:val="1"/>
          <w:sz w:val="24"/>
          <w:szCs w:val="24"/>
          <w:shd w:fill="f6f6f6" w:val="clear"/>
          <w:rtl w:val="0"/>
        </w:rPr>
        <w:t xml:space="preserve">Current CUUC Mission Statement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6f6f6" w:val="clear"/>
        <w:spacing w:after="360" w:lineRule="auto"/>
        <w:rPr>
          <w:sz w:val="24"/>
          <w:szCs w:val="24"/>
          <w:shd w:fill="f6f6f6" w:val="clear"/>
        </w:rPr>
      </w:pPr>
      <w:r w:rsidDel="00000000" w:rsidR="00000000" w:rsidRPr="00000000">
        <w:rPr>
          <w:sz w:val="24"/>
          <w:szCs w:val="24"/>
          <w:shd w:fill="f6f6f6" w:val="clear"/>
          <w:rtl w:val="0"/>
        </w:rPr>
        <w:t xml:space="preserve">We covenant to:</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6f6f6" w:val="clear"/>
        <w:spacing w:after="360" w:lineRule="auto"/>
        <w:rPr>
          <w:sz w:val="24"/>
          <w:szCs w:val="24"/>
          <w:shd w:fill="f6f6f6" w:val="clear"/>
        </w:rPr>
      </w:pPr>
      <w:r w:rsidDel="00000000" w:rsidR="00000000" w:rsidRPr="00000000">
        <w:rPr>
          <w:sz w:val="24"/>
          <w:szCs w:val="24"/>
          <w:shd w:fill="f6f6f6" w:val="clear"/>
          <w:rtl w:val="0"/>
        </w:rPr>
        <w:t xml:space="preserve">Nurture each other in our spiritual journeys, foster compassion and understanding within and beyond our community, and engage in service to transform ourselves and our world.</w:t>
      </w:r>
    </w:p>
    <w:p w:rsidR="00000000" w:rsidDel="00000000" w:rsidP="00000000" w:rsidRDefault="00000000" w:rsidRPr="00000000" w14:paraId="0000000A">
      <w:pPr>
        <w:rPr>
          <w:color w:val="ff0000"/>
          <w:sz w:val="24"/>
          <w:szCs w:val="24"/>
          <w:shd w:fill="f6f6f6" w:val="clear"/>
        </w:rPr>
      </w:pPr>
      <w:r w:rsidDel="00000000" w:rsidR="00000000" w:rsidRPr="00000000">
        <w:rPr>
          <w:color w:val="ff0000"/>
          <w:sz w:val="24"/>
          <w:szCs w:val="24"/>
          <w:shd w:fill="f6f6f6" w:val="clear"/>
          <w:rtl w:val="0"/>
        </w:rPr>
        <w:t xml:space="preserve">A</w:t>
      </w:r>
      <w:r w:rsidDel="00000000" w:rsidR="00000000" w:rsidRPr="00000000">
        <w:rPr>
          <w:b w:val="1"/>
          <w:bCs w:val="1"/>
          <w:color w:val="ff0000"/>
          <w:sz w:val="24"/>
          <w:szCs w:val="24"/>
          <w:shd w:fill="f6f6f6" w:val="clear"/>
          <w:rtl w:val="0"/>
        </w:rPr>
        <w:t xml:space="preserve"> VISION</w:t>
      </w:r>
      <w:r w:rsidDel="00000000" w:rsidR="00000000" w:rsidRPr="00000000">
        <w:rPr>
          <w:color w:val="ff0000"/>
          <w:sz w:val="24"/>
          <w:szCs w:val="24"/>
          <w:shd w:fill="f6f6f6" w:val="clear"/>
          <w:rtl w:val="0"/>
        </w:rPr>
        <w:t xml:space="preserve"> STATEMENT IS …</w:t>
      </w:r>
    </w:p>
    <w:p w:rsidR="00000000" w:rsidDel="00000000" w:rsidP="00000000" w:rsidRDefault="00000000" w:rsidRPr="00000000" w14:paraId="0000000B">
      <w:pPr>
        <w:numPr>
          <w:ilvl w:val="0"/>
          <w:numId w:val="7"/>
        </w:numPr>
        <w:ind w:left="720" w:hanging="360"/>
        <w:rPr>
          <w:color w:val="ff0000"/>
          <w:sz w:val="24"/>
          <w:szCs w:val="24"/>
          <w:u w:val="none"/>
          <w:shd w:fill="f6f6f6" w:val="clear"/>
        </w:rPr>
      </w:pPr>
      <w:r w:rsidDel="00000000" w:rsidR="00000000" w:rsidRPr="00000000">
        <w:rPr>
          <w:color w:val="ff0000"/>
          <w:sz w:val="24"/>
          <w:szCs w:val="24"/>
          <w:shd w:fill="f6f6f6" w:val="clear"/>
          <w:rtl w:val="0"/>
        </w:rPr>
        <w:t xml:space="preserve">our dream our vow with the universe (</w:t>
      </w:r>
      <w:r w:rsidDel="00000000" w:rsidR="00000000" w:rsidRPr="00000000">
        <w:rPr>
          <w:color w:val="ff0000"/>
          <w:sz w:val="24"/>
          <w:szCs w:val="24"/>
          <w:u w:val="single"/>
          <w:shd w:fill="f6f6f6" w:val="clear"/>
          <w:rtl w:val="0"/>
        </w:rPr>
        <w:t xml:space="preserve">Unlocking the</w:t>
      </w:r>
      <w:r w:rsidDel="00000000" w:rsidR="00000000" w:rsidRPr="00000000">
        <w:rPr>
          <w:color w:val="ff0000"/>
          <w:sz w:val="24"/>
          <w:szCs w:val="24"/>
          <w:shd w:fill="f6f6f6" w:val="clear"/>
          <w:rtl w:val="0"/>
        </w:rPr>
        <w:t xml:space="preserve"> </w:t>
      </w:r>
      <w:r w:rsidDel="00000000" w:rsidR="00000000" w:rsidRPr="00000000">
        <w:rPr>
          <w:color w:val="ff0000"/>
          <w:sz w:val="24"/>
          <w:szCs w:val="24"/>
          <w:u w:val="single"/>
          <w:shd w:fill="f6f6f6" w:val="clear"/>
          <w:rtl w:val="0"/>
        </w:rPr>
        <w:t xml:space="preserve">Power of Covenant</w:t>
      </w:r>
      <w:r w:rsidDel="00000000" w:rsidR="00000000" w:rsidRPr="00000000">
        <w:rPr>
          <w:color w:val="ff0000"/>
          <w:sz w:val="24"/>
          <w:szCs w:val="24"/>
          <w:shd w:fill="f6f6f6" w:val="clear"/>
          <w:rtl w:val="0"/>
        </w:rPr>
        <w:t xml:space="preserve">, UUA Report) (June 2021)</w:t>
      </w:r>
    </w:p>
    <w:p w:rsidR="00000000" w:rsidDel="00000000" w:rsidP="00000000" w:rsidRDefault="00000000" w:rsidRPr="00000000" w14:paraId="0000000C">
      <w:pPr>
        <w:numPr>
          <w:ilvl w:val="0"/>
          <w:numId w:val="7"/>
        </w:numPr>
        <w:ind w:left="720" w:hanging="360"/>
        <w:rPr>
          <w:color w:val="ff0000"/>
          <w:sz w:val="24"/>
          <w:szCs w:val="24"/>
          <w:u w:val="none"/>
          <w:shd w:fill="f6f6f6" w:val="clear"/>
        </w:rPr>
      </w:pPr>
      <w:r w:rsidDel="00000000" w:rsidR="00000000" w:rsidRPr="00000000">
        <w:rPr>
          <w:color w:val="ff0000"/>
          <w:sz w:val="24"/>
          <w:szCs w:val="24"/>
          <w:shd w:fill="f6f6f6" w:val="clear"/>
          <w:rtl w:val="0"/>
        </w:rPr>
        <w:t xml:space="preserve">What we hope to achieve</w:t>
      </w:r>
    </w:p>
    <w:p w:rsidR="00000000" w:rsidDel="00000000" w:rsidP="00000000" w:rsidRDefault="00000000" w:rsidRPr="00000000" w14:paraId="0000000D">
      <w:pPr>
        <w:numPr>
          <w:ilvl w:val="0"/>
          <w:numId w:val="7"/>
        </w:numPr>
        <w:ind w:left="720" w:hanging="360"/>
        <w:rPr>
          <w:color w:val="ff0000"/>
          <w:sz w:val="24"/>
          <w:szCs w:val="24"/>
          <w:u w:val="none"/>
          <w:shd w:fill="f6f6f6" w:val="clear"/>
        </w:rPr>
      </w:pPr>
      <w:r w:rsidDel="00000000" w:rsidR="00000000" w:rsidRPr="00000000">
        <w:rPr>
          <w:color w:val="ff0000"/>
          <w:sz w:val="24"/>
          <w:szCs w:val="24"/>
          <w:shd w:fill="f6f6f6" w:val="clear"/>
          <w:rtl w:val="0"/>
        </w:rPr>
        <w:t xml:space="preserve">A carefully defined picture of the congregation’s future.  NOT THE CURRENT REALITY.</w:t>
      </w:r>
    </w:p>
    <w:p w:rsidR="00000000" w:rsidDel="00000000" w:rsidP="00000000" w:rsidRDefault="00000000" w:rsidRPr="00000000" w14:paraId="0000000E">
      <w:pPr>
        <w:numPr>
          <w:ilvl w:val="0"/>
          <w:numId w:val="7"/>
        </w:numPr>
        <w:ind w:left="720" w:hanging="360"/>
        <w:rPr>
          <w:color w:val="ff0000"/>
          <w:sz w:val="24"/>
          <w:szCs w:val="24"/>
          <w:u w:val="none"/>
          <w:shd w:fill="f6f6f6" w:val="clear"/>
        </w:rPr>
      </w:pPr>
      <w:r w:rsidDel="00000000" w:rsidR="00000000" w:rsidRPr="00000000">
        <w:rPr>
          <w:color w:val="ff0000"/>
          <w:sz w:val="24"/>
          <w:szCs w:val="24"/>
          <w:shd w:fill="f6f6f6" w:val="clear"/>
          <w:rtl w:val="0"/>
        </w:rPr>
        <w:t xml:space="preserve">A DREAM of what the congregation wants to make of itself.</w:t>
      </w:r>
    </w:p>
    <w:p w:rsidR="00000000" w:rsidDel="00000000" w:rsidP="00000000" w:rsidRDefault="00000000" w:rsidRPr="00000000" w14:paraId="0000000F">
      <w:pPr>
        <w:numPr>
          <w:ilvl w:val="0"/>
          <w:numId w:val="7"/>
        </w:numPr>
        <w:ind w:left="720" w:hanging="360"/>
        <w:rPr>
          <w:color w:val="ff0000"/>
          <w:sz w:val="24"/>
          <w:szCs w:val="24"/>
          <w:u w:val="none"/>
          <w:shd w:fill="f6f6f6" w:val="clear"/>
        </w:rPr>
      </w:pPr>
      <w:r w:rsidDel="00000000" w:rsidR="00000000" w:rsidRPr="00000000">
        <w:rPr>
          <w:color w:val="ff0000"/>
          <w:sz w:val="24"/>
          <w:szCs w:val="24"/>
          <w:shd w:fill="f6f6f6" w:val="clear"/>
          <w:rtl w:val="0"/>
        </w:rPr>
        <w:t xml:space="preserve">Answers the question:  What do we want the congregation to look like in 5 to ten years as a result of its efforts in ministry, programming, and service?</w:t>
      </w:r>
    </w:p>
    <w:p w:rsidR="00000000" w:rsidDel="00000000" w:rsidP="00000000" w:rsidRDefault="00000000" w:rsidRPr="00000000" w14:paraId="00000010">
      <w:pPr>
        <w:ind w:left="720" w:firstLine="0"/>
        <w:rPr>
          <w:color w:val="ff0000"/>
          <w:sz w:val="24"/>
          <w:szCs w:val="24"/>
          <w:shd w:fill="f6f6f6" w:val="clear"/>
        </w:rPr>
      </w:pPr>
      <w:r w:rsidDel="00000000" w:rsidR="00000000" w:rsidRPr="00000000">
        <w:rPr>
          <w:rtl w:val="0"/>
        </w:rPr>
      </w:r>
    </w:p>
    <w:p w:rsidR="00000000" w:rsidDel="00000000" w:rsidP="00000000" w:rsidRDefault="00000000" w:rsidRPr="00000000" w14:paraId="00000011">
      <w:pPr>
        <w:rPr>
          <w:color w:val="0000ff"/>
          <w:sz w:val="24"/>
          <w:szCs w:val="24"/>
          <w:shd w:fill="f6f6f6" w:val="clear"/>
        </w:rPr>
      </w:pPr>
      <w:r w:rsidDel="00000000" w:rsidR="00000000" w:rsidRPr="00000000">
        <w:rPr>
          <w:rtl w:val="0"/>
        </w:rPr>
      </w:r>
    </w:p>
    <w:p w:rsidR="00000000" w:rsidDel="00000000" w:rsidP="00000000" w:rsidRDefault="00000000" w:rsidRPr="00000000" w14:paraId="00000012">
      <w:pPr>
        <w:rPr>
          <w:b w:val="1"/>
          <w:bCs w:val="1"/>
          <w:color w:val="e06666"/>
          <w:sz w:val="24"/>
          <w:szCs w:val="24"/>
          <w:shd w:fill="f6f6f6" w:val="clear"/>
        </w:rPr>
      </w:pPr>
      <w:r w:rsidDel="00000000" w:rsidR="00000000" w:rsidRPr="00000000">
        <w:rPr>
          <w:b w:val="1"/>
          <w:bCs w:val="1"/>
          <w:color w:val="e06666"/>
          <w:sz w:val="24"/>
          <w:szCs w:val="24"/>
          <w:shd w:fill="f6f6f6" w:val="clear"/>
          <w:rtl w:val="0"/>
        </w:rPr>
        <w:t xml:space="preserve">OUR VALUES:  Interdependence, Equity, Justice, Transformation, Generosity and Pluralism with LOVE at the center.</w:t>
      </w:r>
    </w:p>
    <w:p w:rsidR="00000000" w:rsidDel="00000000" w:rsidP="00000000" w:rsidRDefault="00000000" w:rsidRPr="00000000" w14:paraId="00000013">
      <w:pPr>
        <w:rPr>
          <w:b w:val="1"/>
          <w:bCs w:val="1"/>
          <w:color w:val="e06666"/>
          <w:sz w:val="24"/>
          <w:szCs w:val="24"/>
          <w:shd w:fill="f6f6f6" w:val="clear"/>
        </w:rPr>
      </w:pPr>
      <w:r w:rsidDel="00000000" w:rsidR="00000000" w:rsidRPr="00000000">
        <w:rPr>
          <w:rtl w:val="0"/>
        </w:rPr>
      </w:r>
    </w:p>
    <w:p w:rsidR="00000000" w:rsidDel="00000000" w:rsidP="00000000" w:rsidRDefault="00000000" w:rsidRPr="00000000" w14:paraId="00000014">
      <w:pPr>
        <w:rPr>
          <w:sz w:val="24"/>
          <w:szCs w:val="24"/>
          <w:shd w:fill="f6f6f6" w:val="clear"/>
        </w:rPr>
      </w:pPr>
      <w:r w:rsidDel="00000000" w:rsidR="00000000" w:rsidRPr="00000000">
        <w:rPr>
          <w:sz w:val="24"/>
          <w:szCs w:val="24"/>
          <w:shd w:fill="f6f6f6" w:val="clear"/>
          <w:rtl w:val="0"/>
        </w:rPr>
        <w:t xml:space="preserve">Vision Statements:</w:t>
      </w:r>
    </w:p>
    <w:p w:rsidR="00000000" w:rsidDel="00000000" w:rsidP="00000000" w:rsidRDefault="00000000" w:rsidRPr="00000000" w14:paraId="00000015">
      <w:pPr>
        <w:numPr>
          <w:ilvl w:val="0"/>
          <w:numId w:val="2"/>
        </w:numPr>
        <w:ind w:left="720" w:hanging="360"/>
        <w:rPr>
          <w:sz w:val="24"/>
          <w:szCs w:val="24"/>
          <w:u w:val="none"/>
          <w:shd w:fill="f6f6f6" w:val="clear"/>
        </w:rPr>
      </w:pPr>
      <w:r w:rsidDel="00000000" w:rsidR="00000000" w:rsidRPr="00000000">
        <w:rPr>
          <w:sz w:val="24"/>
          <w:szCs w:val="24"/>
          <w:shd w:fill="f6f6f6" w:val="clear"/>
          <w:rtl w:val="0"/>
        </w:rPr>
        <w:t xml:space="preserve">Brief.  One sentence.  </w:t>
      </w:r>
      <w:r w:rsidDel="00000000" w:rsidR="00000000" w:rsidRPr="00000000">
        <w:rPr>
          <w:color w:val="373f51"/>
          <w:sz w:val="27"/>
          <w:szCs w:val="27"/>
          <w:highlight w:val="white"/>
          <w:rtl w:val="0"/>
        </w:rPr>
        <w:t xml:space="preserve">The best vision statements are inspirational, clear, memorable, and concise.  The average number of words in these church vision statements is 15 words.</w:t>
      </w:r>
    </w:p>
    <w:p w:rsidR="00000000" w:rsidDel="00000000" w:rsidP="00000000" w:rsidRDefault="00000000" w:rsidRPr="00000000" w14:paraId="00000016">
      <w:pPr>
        <w:ind w:left="720" w:firstLine="0"/>
        <w:rPr>
          <w:color w:val="373f51"/>
          <w:sz w:val="27"/>
          <w:szCs w:val="27"/>
          <w:highlight w:val="white"/>
        </w:rPr>
      </w:pPr>
      <w:r w:rsidDel="00000000" w:rsidR="00000000" w:rsidRPr="00000000">
        <w:rPr>
          <w:color w:val="373f51"/>
          <w:sz w:val="27"/>
          <w:szCs w:val="27"/>
          <w:highlight w:val="white"/>
          <w:rtl w:val="0"/>
        </w:rPr>
        <w:t xml:space="preserve">“Living out what we believe” (5 words) (The Rock, San Diego, CA) (evangelical megachurch)</w:t>
      </w:r>
    </w:p>
    <w:p w:rsidR="00000000" w:rsidDel="00000000" w:rsidP="00000000" w:rsidRDefault="00000000" w:rsidRPr="00000000" w14:paraId="00000017">
      <w:pPr>
        <w:numPr>
          <w:ilvl w:val="0"/>
          <w:numId w:val="2"/>
        </w:numPr>
        <w:ind w:left="720" w:hanging="360"/>
        <w:rPr>
          <w:sz w:val="24"/>
          <w:szCs w:val="24"/>
          <w:u w:val="none"/>
          <w:shd w:fill="f6f6f6" w:val="clear"/>
        </w:rPr>
      </w:pPr>
      <w:r w:rsidDel="00000000" w:rsidR="00000000" w:rsidRPr="00000000">
        <w:rPr>
          <w:sz w:val="24"/>
          <w:szCs w:val="24"/>
          <w:shd w:fill="f6f6f6" w:val="clear"/>
          <w:rtl w:val="0"/>
        </w:rPr>
        <w:t xml:space="preserve">Aspirational</w:t>
      </w:r>
    </w:p>
    <w:p w:rsidR="00000000" w:rsidDel="00000000" w:rsidP="00000000" w:rsidRDefault="00000000" w:rsidRPr="00000000" w14:paraId="00000018">
      <w:pPr>
        <w:numPr>
          <w:ilvl w:val="0"/>
          <w:numId w:val="2"/>
        </w:numPr>
        <w:ind w:left="720" w:hanging="360"/>
        <w:rPr>
          <w:sz w:val="24"/>
          <w:szCs w:val="24"/>
          <w:u w:val="none"/>
          <w:shd w:fill="f6f6f6" w:val="clear"/>
        </w:rPr>
      </w:pPr>
      <w:r w:rsidDel="00000000" w:rsidR="00000000" w:rsidRPr="00000000">
        <w:rPr>
          <w:sz w:val="24"/>
          <w:szCs w:val="24"/>
          <w:shd w:fill="f6f6f6" w:val="clear"/>
          <w:rtl w:val="0"/>
        </w:rPr>
        <w:t xml:space="preserve">Who do we want to be?  </w:t>
      </w:r>
    </w:p>
    <w:p w:rsidR="00000000" w:rsidDel="00000000" w:rsidP="00000000" w:rsidRDefault="00000000" w:rsidRPr="00000000" w14:paraId="00000019">
      <w:pPr>
        <w:ind w:left="0" w:firstLine="0"/>
        <w:rPr>
          <w:sz w:val="24"/>
          <w:szCs w:val="24"/>
          <w:shd w:fill="f6f6f6" w:val="clear"/>
        </w:rPr>
      </w:pPr>
      <w:r w:rsidDel="00000000" w:rsidR="00000000" w:rsidRPr="00000000">
        <w:rPr>
          <w:rtl w:val="0"/>
        </w:rPr>
      </w:r>
    </w:p>
    <w:p w:rsidR="00000000" w:rsidDel="00000000" w:rsidP="00000000" w:rsidRDefault="00000000" w:rsidRPr="00000000" w14:paraId="0000001A">
      <w:pPr>
        <w:rPr>
          <w:i w:val="1"/>
          <w:iCs w:val="1"/>
        </w:rPr>
      </w:pPr>
      <w:r w:rsidDel="00000000" w:rsidR="00000000" w:rsidRPr="00000000">
        <w:rPr>
          <w:rtl w:val="0"/>
        </w:rPr>
      </w:r>
    </w:p>
    <w:p w:rsidR="00000000" w:rsidDel="00000000" w:rsidP="00000000" w:rsidRDefault="00000000" w:rsidRPr="00000000" w14:paraId="0000001B">
      <w:pPr>
        <w:rPr>
          <w:i w:val="1"/>
          <w:iCs w:val="1"/>
        </w:rPr>
      </w:pP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rtl w:val="0"/>
        </w:rPr>
      </w:r>
    </w:p>
    <w:p w:rsidR="00000000" w:rsidDel="00000000" w:rsidP="00000000" w:rsidRDefault="00000000" w:rsidRPr="00000000" w14:paraId="0000001D">
      <w:pPr>
        <w:rPr>
          <w:b w:val="1"/>
          <w:bCs w:val="1"/>
          <w:i w:val="1"/>
          <w:iCs w:val="1"/>
        </w:rPr>
      </w:pPr>
      <w:r w:rsidDel="00000000" w:rsidR="00000000" w:rsidRPr="00000000">
        <w:rPr>
          <w:b w:val="1"/>
          <w:bCs w:val="1"/>
          <w:i w:val="1"/>
          <w:iCs w:val="1"/>
          <w:rtl w:val="0"/>
        </w:rPr>
        <w:t xml:space="preserve">Current CUUC Vision Statement </w:t>
      </w:r>
    </w:p>
    <w:p w:rsidR="00000000" w:rsidDel="00000000" w:rsidP="00000000" w:rsidRDefault="00000000" w:rsidRPr="00000000" w14:paraId="0000001E">
      <w:pPr>
        <w:rPr>
          <w:color w:val="0000ff"/>
          <w:sz w:val="24"/>
          <w:szCs w:val="24"/>
          <w:shd w:fill="f6f6f6" w:val="clear"/>
        </w:rPr>
      </w:pPr>
      <w:r w:rsidDel="00000000" w:rsidR="00000000" w:rsidRPr="00000000">
        <w:rPr>
          <w:sz w:val="24"/>
          <w:szCs w:val="24"/>
          <w:shd w:fill="f6f6f6" w:val="clear"/>
          <w:rtl w:val="0"/>
        </w:rPr>
        <w:t xml:space="preserve">Community Unitarian Universalist Congregation at White Plains will be a </w:t>
      </w:r>
      <w:r w:rsidDel="00000000" w:rsidR="00000000" w:rsidRPr="00000000">
        <w:rPr>
          <w:color w:val="0000ff"/>
          <w:sz w:val="24"/>
          <w:szCs w:val="24"/>
          <w:shd w:fill="f6f6f6" w:val="clear"/>
          <w:rtl w:val="0"/>
        </w:rPr>
        <w:t xml:space="preserve">welcoming</w:t>
      </w:r>
      <w:r w:rsidDel="00000000" w:rsidR="00000000" w:rsidRPr="00000000">
        <w:rPr>
          <w:sz w:val="24"/>
          <w:szCs w:val="24"/>
          <w:shd w:fill="f6f6f6" w:val="clear"/>
          <w:rtl w:val="0"/>
        </w:rPr>
        <w:t xml:space="preserve"> </w:t>
      </w:r>
      <w:r w:rsidDel="00000000" w:rsidR="00000000" w:rsidRPr="00000000">
        <w:rPr>
          <w:color w:val="0000ff"/>
          <w:sz w:val="24"/>
          <w:szCs w:val="24"/>
          <w:shd w:fill="f6f6f6" w:val="clear"/>
          <w:rtl w:val="0"/>
        </w:rPr>
        <w:t xml:space="preserve">“sanctuary without walls”</w:t>
      </w:r>
      <w:r w:rsidDel="00000000" w:rsidR="00000000" w:rsidRPr="00000000">
        <w:rPr>
          <w:sz w:val="24"/>
          <w:szCs w:val="24"/>
          <w:shd w:fill="f6f6f6" w:val="clear"/>
          <w:rtl w:val="0"/>
        </w:rPr>
        <w:t xml:space="preserve"> that promotes </w:t>
      </w:r>
      <w:r w:rsidDel="00000000" w:rsidR="00000000" w:rsidRPr="00000000">
        <w:rPr>
          <w:color w:val="0000ff"/>
          <w:sz w:val="24"/>
          <w:szCs w:val="24"/>
          <w:shd w:fill="f6f6f6" w:val="clear"/>
          <w:rtl w:val="0"/>
        </w:rPr>
        <w:t xml:space="preserve">diversity, fellowship, spiritual growth</w:t>
      </w:r>
      <w:r w:rsidDel="00000000" w:rsidR="00000000" w:rsidRPr="00000000">
        <w:rPr>
          <w:sz w:val="24"/>
          <w:szCs w:val="24"/>
          <w:shd w:fill="f6f6f6" w:val="clear"/>
          <w:rtl w:val="0"/>
        </w:rPr>
        <w:t xml:space="preserve">, and inspiration, while committing to people and the planet through </w:t>
      </w:r>
      <w:r w:rsidDel="00000000" w:rsidR="00000000" w:rsidRPr="00000000">
        <w:rPr>
          <w:color w:val="0000ff"/>
          <w:sz w:val="24"/>
          <w:szCs w:val="24"/>
          <w:shd w:fill="f6f6f6" w:val="clear"/>
          <w:rtl w:val="0"/>
        </w:rPr>
        <w:t xml:space="preserve">social action and service.</w:t>
      </w:r>
    </w:p>
    <w:p w:rsidR="00000000" w:rsidDel="00000000" w:rsidP="00000000" w:rsidRDefault="00000000" w:rsidRPr="00000000" w14:paraId="0000001F">
      <w:pPr>
        <w:rPr>
          <w:color w:val="cc4125"/>
          <w:sz w:val="24"/>
          <w:szCs w:val="24"/>
          <w:shd w:fill="f6f6f6" w:val="clear"/>
        </w:rPr>
      </w:pPr>
      <w:r w:rsidDel="00000000" w:rsidR="00000000" w:rsidRPr="00000000">
        <w:rPr>
          <w:color w:val="0000ff"/>
          <w:sz w:val="24"/>
          <w:szCs w:val="24"/>
          <w:shd w:fill="f6f6f6" w:val="clear"/>
          <w:rtl w:val="0"/>
        </w:rPr>
        <w:t xml:space="preserve">(</w:t>
      </w:r>
      <w:r w:rsidDel="00000000" w:rsidR="00000000" w:rsidRPr="00000000">
        <w:rPr>
          <w:color w:val="cc4125"/>
          <w:sz w:val="24"/>
          <w:szCs w:val="24"/>
          <w:shd w:fill="f6f6f6" w:val="clear"/>
          <w:rtl w:val="0"/>
        </w:rPr>
        <w:t xml:space="preserve">...who we are NOW.  NOT who we envision ourselves and our building and grounds to be)</w:t>
      </w:r>
    </w:p>
    <w:p w:rsidR="00000000" w:rsidDel="00000000" w:rsidP="00000000" w:rsidRDefault="00000000" w:rsidRPr="00000000" w14:paraId="00000020">
      <w:pPr>
        <w:rPr>
          <w:color w:val="0000ff"/>
          <w:sz w:val="24"/>
          <w:szCs w:val="24"/>
          <w:shd w:fill="f6f6f6" w:val="clear"/>
        </w:rPr>
      </w:pPr>
      <w:r w:rsidDel="00000000" w:rsidR="00000000" w:rsidRPr="00000000">
        <w:rPr>
          <w:rtl w:val="0"/>
        </w:rPr>
      </w:r>
    </w:p>
    <w:p w:rsidR="00000000" w:rsidDel="00000000" w:rsidP="00000000" w:rsidRDefault="00000000" w:rsidRPr="00000000" w14:paraId="00000021">
      <w:pPr>
        <w:rPr>
          <w:color w:val="0000ff"/>
          <w:sz w:val="24"/>
          <w:szCs w:val="24"/>
          <w:shd w:fill="f6f6f6" w:val="clear"/>
        </w:rPr>
      </w:pPr>
      <w:r w:rsidDel="00000000" w:rsidR="00000000" w:rsidRPr="00000000">
        <w:rPr>
          <w:color w:val="0000ff"/>
          <w:sz w:val="24"/>
          <w:szCs w:val="24"/>
          <w:shd w:fill="f6f6f6" w:val="clear"/>
          <w:rtl w:val="0"/>
        </w:rPr>
        <w:t xml:space="preserve">Examples:</w:t>
      </w:r>
    </w:p>
    <w:p w:rsidR="00000000" w:rsidDel="00000000" w:rsidP="00000000" w:rsidRDefault="00000000" w:rsidRPr="00000000" w14:paraId="00000022">
      <w:pPr>
        <w:numPr>
          <w:ilvl w:val="0"/>
          <w:numId w:val="6"/>
        </w:numPr>
        <w:ind w:left="720" w:hanging="360"/>
        <w:rPr>
          <w:color w:val="373839"/>
          <w:sz w:val="24"/>
          <w:szCs w:val="24"/>
          <w:highlight w:val="white"/>
          <w:u w:val="none"/>
        </w:rPr>
      </w:pPr>
      <w:r w:rsidDel="00000000" w:rsidR="00000000" w:rsidRPr="00000000">
        <w:rPr>
          <w:color w:val="373839"/>
          <w:sz w:val="24"/>
          <w:szCs w:val="24"/>
          <w:highlight w:val="white"/>
          <w:rtl w:val="0"/>
        </w:rPr>
        <w:t xml:space="preserve">The vision of First Unitarian Universalist Church of Columbus is to transform and heal ourselves and our world through reason and love. (First UU Church of Columbus, OH)</w:t>
      </w:r>
    </w:p>
    <w:p w:rsidR="00000000" w:rsidDel="00000000" w:rsidP="00000000" w:rsidRDefault="00000000" w:rsidRPr="00000000" w14:paraId="00000023">
      <w:pPr>
        <w:rPr>
          <w:color w:val="373839"/>
          <w:sz w:val="24"/>
          <w:szCs w:val="24"/>
          <w:highlight w:val="white"/>
        </w:rPr>
      </w:pPr>
      <w:r w:rsidDel="00000000" w:rsidR="00000000" w:rsidRPr="00000000">
        <w:rPr>
          <w:rtl w:val="0"/>
        </w:rPr>
      </w:r>
    </w:p>
    <w:p w:rsidR="00000000" w:rsidDel="00000000" w:rsidP="00000000" w:rsidRDefault="00000000" w:rsidRPr="00000000" w14:paraId="00000024">
      <w:pPr>
        <w:numPr>
          <w:ilvl w:val="0"/>
          <w:numId w:val="4"/>
        </w:numPr>
        <w:ind w:left="720" w:hanging="360"/>
        <w:rPr>
          <w:color w:val="111111"/>
          <w:sz w:val="24"/>
          <w:szCs w:val="24"/>
          <w:highlight w:val="white"/>
          <w:u w:val="none"/>
        </w:rPr>
      </w:pPr>
      <w:r w:rsidDel="00000000" w:rsidR="00000000" w:rsidRPr="00000000">
        <w:rPr>
          <w:color w:val="111111"/>
          <w:sz w:val="24"/>
          <w:szCs w:val="24"/>
          <w:highlight w:val="white"/>
          <w:rtl w:val="0"/>
        </w:rPr>
        <w:t xml:space="preserve">We envision a dynamic faith community that nourishes our liberal religious values of love, reason, conscience, and action. We foster lives of integrity, joy, and service to each other, to Melrose and neighboring communities, and to the world.  (Melrose UU Church, Melrose, MA)</w:t>
      </w:r>
    </w:p>
    <w:p w:rsidR="00000000" w:rsidDel="00000000" w:rsidP="00000000" w:rsidRDefault="00000000" w:rsidRPr="00000000" w14:paraId="00000025">
      <w:pPr>
        <w:rPr>
          <w:color w:val="111111"/>
          <w:sz w:val="24"/>
          <w:szCs w:val="24"/>
          <w:highlight w:val="white"/>
        </w:rPr>
      </w:pPr>
      <w:r w:rsidDel="00000000" w:rsidR="00000000" w:rsidRPr="00000000">
        <w:rPr>
          <w:rtl w:val="0"/>
        </w:rPr>
      </w:r>
    </w:p>
    <w:p w:rsidR="00000000" w:rsidDel="00000000" w:rsidP="00000000" w:rsidRDefault="00000000" w:rsidRPr="00000000" w14:paraId="00000026">
      <w:pPr>
        <w:rPr>
          <w:color w:val="111111"/>
          <w:sz w:val="24"/>
          <w:szCs w:val="24"/>
          <w:highlight w:val="white"/>
        </w:rPr>
      </w:pPr>
      <w:r w:rsidDel="00000000" w:rsidR="00000000" w:rsidRPr="00000000">
        <w:rPr>
          <w:rtl w:val="0"/>
        </w:rPr>
      </w:r>
    </w:p>
    <w:p w:rsidR="00000000" w:rsidDel="00000000" w:rsidP="00000000" w:rsidRDefault="00000000" w:rsidRPr="00000000" w14:paraId="00000027">
      <w:pPr>
        <w:numPr>
          <w:ilvl w:val="0"/>
          <w:numId w:val="5"/>
        </w:numPr>
        <w:ind w:left="720" w:hanging="360"/>
        <w:rPr>
          <w:color w:val="111111"/>
          <w:highlight w:val="white"/>
        </w:rPr>
      </w:pPr>
      <w:r w:rsidDel="00000000" w:rsidR="00000000" w:rsidRPr="00000000">
        <w:rPr>
          <w:b w:val="1"/>
          <w:bCs w:val="1"/>
          <w:color w:val="ff0000"/>
          <w:sz w:val="21"/>
          <w:szCs w:val="21"/>
          <w:highlight w:val="white"/>
          <w:rtl w:val="0"/>
        </w:rPr>
        <w:t xml:space="preserve">We aspire to be</w:t>
      </w:r>
      <w:r w:rsidDel="00000000" w:rsidR="00000000" w:rsidRPr="00000000">
        <w:rPr>
          <w:b w:val="1"/>
          <w:bCs w:val="1"/>
          <w:color w:val="111111"/>
          <w:sz w:val="21"/>
          <w:szCs w:val="21"/>
          <w:highlight w:val="white"/>
          <w:rtl w:val="0"/>
        </w:rPr>
        <w:t xml:space="preserve"> a Caring, Learning, and Socially Engaged spiritual community</w:t>
      </w:r>
      <w:r w:rsidDel="00000000" w:rsidR="00000000" w:rsidRPr="00000000">
        <w:rPr>
          <w:color w:val="111111"/>
          <w:sz w:val="21"/>
          <w:szCs w:val="21"/>
          <w:highlight w:val="white"/>
          <w:rtl w:val="0"/>
        </w:rPr>
        <w:t xml:space="preserve">.</w:t>
      </w:r>
      <w:r w:rsidDel="00000000" w:rsidR="00000000" w:rsidRPr="00000000">
        <w:rPr>
          <w:rtl w:val="0"/>
        </w:rPr>
      </w:r>
    </w:p>
    <w:p w:rsidR="00000000" w:rsidDel="00000000" w:rsidP="00000000" w:rsidRDefault="00000000" w:rsidRPr="00000000" w14:paraId="00000028">
      <w:pPr>
        <w:ind w:firstLine="720"/>
        <w:rPr>
          <w:color w:val="111111"/>
          <w:sz w:val="21"/>
          <w:szCs w:val="21"/>
          <w:highlight w:val="white"/>
        </w:rPr>
      </w:pPr>
      <w:r w:rsidDel="00000000" w:rsidR="00000000" w:rsidRPr="00000000">
        <w:rPr>
          <w:color w:val="111111"/>
          <w:highlight w:val="white"/>
          <w:rtl w:val="0"/>
        </w:rPr>
        <w:t xml:space="preserve">What We Aspire to Be and Do:</w:t>
      </w:r>
      <w:r w:rsidDel="00000000" w:rsidR="00000000" w:rsidRPr="00000000">
        <w:rPr>
          <w:color w:val="111111"/>
          <w:sz w:val="21"/>
          <w:szCs w:val="21"/>
          <w:highlight w:val="white"/>
          <w:rtl w:val="0"/>
        </w:rPr>
        <w:t xml:space="preserve"> </w:t>
      </w:r>
    </w:p>
    <w:p w:rsidR="00000000" w:rsidDel="00000000" w:rsidP="00000000" w:rsidRDefault="00000000" w:rsidRPr="00000000" w14:paraId="00000029">
      <w:pPr>
        <w:numPr>
          <w:ilvl w:val="0"/>
          <w:numId w:val="3"/>
        </w:numPr>
        <w:ind w:left="1440" w:hanging="360"/>
        <w:rPr>
          <w:color w:val="111111"/>
          <w:sz w:val="21"/>
          <w:szCs w:val="21"/>
          <w:highlight w:val="white"/>
          <w:u w:val="none"/>
        </w:rPr>
      </w:pPr>
      <w:r w:rsidDel="00000000" w:rsidR="00000000" w:rsidRPr="00000000">
        <w:rPr>
          <w:color w:val="111111"/>
          <w:sz w:val="21"/>
          <w:szCs w:val="21"/>
          <w:highlight w:val="white"/>
          <w:rtl w:val="0"/>
        </w:rPr>
        <w:t xml:space="preserve"> We aspire to be a caring community that is welcoming, safe, inclusive, open-</w:t>
      </w:r>
    </w:p>
    <w:p w:rsidR="00000000" w:rsidDel="00000000" w:rsidP="00000000" w:rsidRDefault="00000000" w:rsidRPr="00000000" w14:paraId="0000002A">
      <w:pPr>
        <w:ind w:left="720" w:firstLine="720"/>
        <w:rPr>
          <w:color w:val="111111"/>
          <w:sz w:val="21"/>
          <w:szCs w:val="21"/>
          <w:highlight w:val="white"/>
        </w:rPr>
      </w:pPr>
      <w:r w:rsidDel="00000000" w:rsidR="00000000" w:rsidRPr="00000000">
        <w:rPr>
          <w:color w:val="111111"/>
          <w:sz w:val="21"/>
          <w:szCs w:val="21"/>
          <w:highlight w:val="white"/>
          <w:rtl w:val="0"/>
        </w:rPr>
        <w:t xml:space="preserve">hearted, open minded, and principled, which stewards our resources, nourishes our</w:t>
      </w:r>
    </w:p>
    <w:p w:rsidR="00000000" w:rsidDel="00000000" w:rsidP="00000000" w:rsidRDefault="00000000" w:rsidRPr="00000000" w14:paraId="0000002B">
      <w:pPr>
        <w:ind w:left="720" w:firstLine="720"/>
        <w:rPr>
          <w:color w:val="111111"/>
          <w:sz w:val="21"/>
          <w:szCs w:val="21"/>
          <w:highlight w:val="white"/>
        </w:rPr>
      </w:pPr>
      <w:r w:rsidDel="00000000" w:rsidR="00000000" w:rsidRPr="00000000">
        <w:rPr>
          <w:color w:val="111111"/>
          <w:sz w:val="21"/>
          <w:szCs w:val="21"/>
          <w:highlight w:val="white"/>
          <w:rtl w:val="0"/>
        </w:rPr>
        <w:t xml:space="preserve">spirits, celebrates life events, and encourages us to become better versions of</w:t>
      </w:r>
    </w:p>
    <w:p w:rsidR="00000000" w:rsidDel="00000000" w:rsidP="00000000" w:rsidRDefault="00000000" w:rsidRPr="00000000" w14:paraId="0000002C">
      <w:pPr>
        <w:ind w:left="720" w:firstLine="720"/>
        <w:rPr>
          <w:color w:val="111111"/>
          <w:sz w:val="21"/>
          <w:szCs w:val="21"/>
          <w:highlight w:val="white"/>
        </w:rPr>
      </w:pPr>
      <w:r w:rsidDel="00000000" w:rsidR="00000000" w:rsidRPr="00000000">
        <w:rPr>
          <w:color w:val="111111"/>
          <w:sz w:val="21"/>
          <w:szCs w:val="21"/>
          <w:highlight w:val="white"/>
          <w:rtl w:val="0"/>
        </w:rPr>
        <w:t xml:space="preserve">Ourselves.</w:t>
      </w:r>
    </w:p>
    <w:p w:rsidR="00000000" w:rsidDel="00000000" w:rsidP="00000000" w:rsidRDefault="00000000" w:rsidRPr="00000000" w14:paraId="0000002D">
      <w:pPr>
        <w:numPr>
          <w:ilvl w:val="0"/>
          <w:numId w:val="3"/>
        </w:numPr>
        <w:ind w:left="1440" w:hanging="360"/>
        <w:rPr>
          <w:color w:val="111111"/>
          <w:sz w:val="21"/>
          <w:szCs w:val="21"/>
          <w:highlight w:val="white"/>
          <w:u w:val="none"/>
        </w:rPr>
      </w:pPr>
      <w:r w:rsidDel="00000000" w:rsidR="00000000" w:rsidRPr="00000000">
        <w:rPr>
          <w:color w:val="111111"/>
          <w:sz w:val="21"/>
          <w:szCs w:val="21"/>
          <w:highlight w:val="white"/>
          <w:rtl w:val="0"/>
        </w:rPr>
        <w:t xml:space="preserve">We aspire to be a learning community open to evidence and insights from multiple sources, including our history, willing to engage in personal and community self-</w:t>
      </w:r>
    </w:p>
    <w:p w:rsidR="00000000" w:rsidDel="00000000" w:rsidP="00000000" w:rsidRDefault="00000000" w:rsidRPr="00000000" w14:paraId="0000002E">
      <w:pPr>
        <w:ind w:left="720" w:firstLine="720"/>
        <w:rPr>
          <w:color w:val="111111"/>
          <w:sz w:val="21"/>
          <w:szCs w:val="21"/>
          <w:highlight w:val="white"/>
        </w:rPr>
      </w:pPr>
      <w:r w:rsidDel="00000000" w:rsidR="00000000" w:rsidRPr="00000000">
        <w:rPr>
          <w:color w:val="111111"/>
          <w:sz w:val="21"/>
          <w:szCs w:val="21"/>
          <w:highlight w:val="white"/>
          <w:rtl w:val="0"/>
        </w:rPr>
        <w:t xml:space="preserve">examination and exploration, and ready to acquire understanding and skills to</w:t>
      </w:r>
    </w:p>
    <w:p w:rsidR="00000000" w:rsidDel="00000000" w:rsidP="00000000" w:rsidRDefault="00000000" w:rsidRPr="00000000" w14:paraId="0000002F">
      <w:pPr>
        <w:ind w:left="720" w:firstLine="720"/>
        <w:rPr>
          <w:color w:val="111111"/>
          <w:sz w:val="21"/>
          <w:szCs w:val="21"/>
          <w:highlight w:val="white"/>
        </w:rPr>
      </w:pPr>
      <w:r w:rsidDel="00000000" w:rsidR="00000000" w:rsidRPr="00000000">
        <w:rPr>
          <w:color w:val="111111"/>
          <w:sz w:val="21"/>
          <w:szCs w:val="21"/>
          <w:highlight w:val="white"/>
          <w:rtl w:val="0"/>
        </w:rPr>
        <w:t xml:space="preserve">strengthen our relationships, act effectively on our principles, and realize our</w:t>
      </w:r>
    </w:p>
    <w:p w:rsidR="00000000" w:rsidDel="00000000" w:rsidP="00000000" w:rsidRDefault="00000000" w:rsidRPr="00000000" w14:paraId="00000030">
      <w:pPr>
        <w:ind w:left="720" w:firstLine="720"/>
        <w:rPr>
          <w:color w:val="111111"/>
          <w:sz w:val="21"/>
          <w:szCs w:val="21"/>
          <w:highlight w:val="white"/>
        </w:rPr>
      </w:pPr>
      <w:r w:rsidDel="00000000" w:rsidR="00000000" w:rsidRPr="00000000">
        <w:rPr>
          <w:color w:val="111111"/>
          <w:sz w:val="21"/>
          <w:szCs w:val="21"/>
          <w:highlight w:val="white"/>
          <w:rtl w:val="0"/>
        </w:rPr>
        <w:t xml:space="preserve">aspirations.</w:t>
      </w:r>
    </w:p>
    <w:p w:rsidR="00000000" w:rsidDel="00000000" w:rsidP="00000000" w:rsidRDefault="00000000" w:rsidRPr="00000000" w14:paraId="00000031">
      <w:pPr>
        <w:numPr>
          <w:ilvl w:val="0"/>
          <w:numId w:val="3"/>
        </w:numPr>
        <w:ind w:left="1440" w:hanging="360"/>
        <w:rPr>
          <w:color w:val="111111"/>
          <w:sz w:val="21"/>
          <w:szCs w:val="21"/>
          <w:highlight w:val="white"/>
          <w:u w:val="none"/>
        </w:rPr>
      </w:pPr>
      <w:r w:rsidDel="00000000" w:rsidR="00000000" w:rsidRPr="00000000">
        <w:rPr>
          <w:color w:val="111111"/>
          <w:sz w:val="21"/>
          <w:szCs w:val="21"/>
          <w:highlight w:val="white"/>
          <w:rtl w:val="0"/>
        </w:rPr>
        <w:t xml:space="preserve">We aspire to be a socially engaged community working with others, with urgency,</w:t>
      </w:r>
    </w:p>
    <w:p w:rsidR="00000000" w:rsidDel="00000000" w:rsidP="00000000" w:rsidRDefault="00000000" w:rsidRPr="00000000" w14:paraId="00000032">
      <w:pPr>
        <w:ind w:left="720" w:firstLine="720"/>
        <w:rPr>
          <w:color w:val="111111"/>
          <w:sz w:val="21"/>
          <w:szCs w:val="21"/>
          <w:highlight w:val="white"/>
        </w:rPr>
      </w:pPr>
      <w:r w:rsidDel="00000000" w:rsidR="00000000" w:rsidRPr="00000000">
        <w:rPr>
          <w:color w:val="111111"/>
          <w:sz w:val="21"/>
          <w:szCs w:val="21"/>
          <w:highlight w:val="white"/>
          <w:rtl w:val="0"/>
        </w:rPr>
        <w:t xml:space="preserve">towards a just and compassionate society that respects and cares for our life-</w:t>
      </w:r>
    </w:p>
    <w:p w:rsidR="00000000" w:rsidDel="00000000" w:rsidP="00000000" w:rsidRDefault="00000000" w:rsidRPr="00000000" w14:paraId="00000033">
      <w:pPr>
        <w:ind w:left="720" w:firstLine="720"/>
        <w:rPr>
          <w:color w:val="111111"/>
          <w:sz w:val="21"/>
          <w:szCs w:val="21"/>
          <w:highlight w:val="white"/>
        </w:rPr>
      </w:pPr>
      <w:r w:rsidDel="00000000" w:rsidR="00000000" w:rsidRPr="00000000">
        <w:rPr>
          <w:color w:val="111111"/>
          <w:sz w:val="21"/>
          <w:szCs w:val="21"/>
          <w:highlight w:val="white"/>
          <w:rtl w:val="0"/>
        </w:rPr>
        <w:t xml:space="preserve">sustaining planet.</w:t>
      </w:r>
    </w:p>
    <w:p w:rsidR="00000000" w:rsidDel="00000000" w:rsidP="00000000" w:rsidRDefault="00000000" w:rsidRPr="00000000" w14:paraId="00000034">
      <w:pPr>
        <w:ind w:left="2160" w:firstLine="0"/>
        <w:rPr>
          <w:color w:val="111111"/>
          <w:sz w:val="21"/>
          <w:szCs w:val="21"/>
          <w:highlight w:val="white"/>
        </w:rPr>
      </w:pPr>
      <w:r w:rsidDel="00000000" w:rsidR="00000000" w:rsidRPr="00000000">
        <w:rPr>
          <w:rtl w:val="0"/>
        </w:rPr>
      </w:r>
    </w:p>
    <w:p w:rsidR="00000000" w:rsidDel="00000000" w:rsidP="00000000" w:rsidRDefault="00000000" w:rsidRPr="00000000" w14:paraId="00000035">
      <w:pPr>
        <w:rPr>
          <w:color w:val="111111"/>
          <w:sz w:val="21"/>
          <w:szCs w:val="21"/>
          <w:highlight w:val="white"/>
        </w:rPr>
      </w:pPr>
      <w:r w:rsidDel="00000000" w:rsidR="00000000" w:rsidRPr="00000000">
        <w:rPr>
          <w:rtl w:val="0"/>
        </w:rPr>
      </w:r>
    </w:p>
    <w:p w:rsidR="00000000" w:rsidDel="00000000" w:rsidP="00000000" w:rsidRDefault="00000000" w:rsidRPr="00000000" w14:paraId="00000036">
      <w:pPr>
        <w:numPr>
          <w:ilvl w:val="0"/>
          <w:numId w:val="8"/>
        </w:numPr>
        <w:ind w:left="720" w:hanging="360"/>
        <w:rPr>
          <w:color w:val="09403a"/>
          <w:sz w:val="24"/>
          <w:szCs w:val="24"/>
          <w:highlight w:val="white"/>
          <w:u w:val="none"/>
        </w:rPr>
      </w:pPr>
      <w:r w:rsidDel="00000000" w:rsidR="00000000" w:rsidRPr="00000000">
        <w:rPr>
          <w:b w:val="1"/>
          <w:bCs w:val="1"/>
          <w:color w:val="09403a"/>
          <w:sz w:val="24"/>
          <w:szCs w:val="24"/>
          <w:highlight w:val="white"/>
          <w:rtl w:val="0"/>
        </w:rPr>
        <w:t xml:space="preserve">An inclusive religious community, a beacon for reason, meaning and bold social action.</w:t>
      </w:r>
      <w:r w:rsidDel="00000000" w:rsidR="00000000" w:rsidRPr="00000000">
        <w:rPr>
          <w:color w:val="09403a"/>
          <w:sz w:val="24"/>
          <w:szCs w:val="24"/>
          <w:highlight w:val="white"/>
          <w:rtl w:val="0"/>
        </w:rPr>
        <w:t xml:space="preserve"> (Unitarian Universalists of Clearwater)</w:t>
      </w:r>
      <w:r w:rsidDel="00000000" w:rsidR="00000000" w:rsidRPr="00000000">
        <w:rPr>
          <w:rtl w:val="0"/>
        </w:rPr>
      </w:r>
    </w:p>
    <w:p w:rsidR="00000000" w:rsidDel="00000000" w:rsidP="00000000" w:rsidRDefault="00000000" w:rsidRPr="00000000" w14:paraId="00000037">
      <w:pPr>
        <w:rPr>
          <w:color w:val="111111"/>
          <w:sz w:val="24"/>
          <w:szCs w:val="24"/>
          <w:highlight w:val="white"/>
        </w:rPr>
      </w:pPr>
      <w:r w:rsidDel="00000000" w:rsidR="00000000" w:rsidRPr="00000000">
        <w:rPr>
          <w:rtl w:val="0"/>
        </w:rPr>
      </w:r>
    </w:p>
    <w:p w:rsidR="00000000" w:rsidDel="00000000" w:rsidP="00000000" w:rsidRDefault="00000000" w:rsidRPr="00000000" w14:paraId="00000038">
      <w:pPr>
        <w:rPr>
          <w:color w:val="111111"/>
          <w:sz w:val="24"/>
          <w:szCs w:val="24"/>
          <w:highlight w:val="white"/>
        </w:rPr>
      </w:pPr>
      <w:r w:rsidDel="00000000" w:rsidR="00000000" w:rsidRPr="00000000">
        <w:rPr>
          <w:rtl w:val="0"/>
        </w:rPr>
      </w:r>
    </w:p>
    <w:p w:rsidR="00000000" w:rsidDel="00000000" w:rsidP="00000000" w:rsidRDefault="00000000" w:rsidRPr="00000000" w14:paraId="00000039">
      <w:pPr>
        <w:rPr>
          <w:b w:val="1"/>
          <w:bCs w:val="1"/>
          <w:color w:val="ff00ff"/>
          <w:sz w:val="24"/>
          <w:szCs w:val="24"/>
          <w:highlight w:val="white"/>
        </w:rPr>
      </w:pPr>
      <w:r w:rsidDel="00000000" w:rsidR="00000000" w:rsidRPr="00000000">
        <w:rPr>
          <w:b w:val="1"/>
          <w:bCs w:val="1"/>
          <w:color w:val="ff00ff"/>
          <w:sz w:val="24"/>
          <w:szCs w:val="24"/>
          <w:highlight w:val="white"/>
          <w:rtl w:val="0"/>
        </w:rPr>
        <w:t xml:space="preserve">PROCESS</w:t>
      </w:r>
    </w:p>
    <w:p w:rsidR="00000000" w:rsidDel="00000000" w:rsidP="00000000" w:rsidRDefault="00000000" w:rsidRPr="00000000" w14:paraId="0000003A">
      <w:pPr>
        <w:rPr>
          <w:color w:val="373839"/>
          <w:sz w:val="24"/>
          <w:szCs w:val="24"/>
          <w:highlight w:val="white"/>
        </w:rPr>
      </w:pPr>
      <w:r w:rsidDel="00000000" w:rsidR="00000000" w:rsidRPr="00000000">
        <w:rPr>
          <w:color w:val="373839"/>
          <w:sz w:val="24"/>
          <w:szCs w:val="24"/>
          <w:highlight w:val="white"/>
          <w:rtl w:val="0"/>
        </w:rPr>
        <w:t xml:space="preserve">This Vision statement was an outcome of the Visioning process begun at a workshop in February 2006 and then distilled from the results of dot-voting. Raw data was transformed into the Vision Statement by discernment of the underlying principles. As one example, while “Expanded Facilities” was a key outcome of the workshop, our discernment of the results was that Facilities were not the goal, but a means to the goal of being able to house and support our programs and activities. Also two major categories were identified which encompassed the individual elements. These were Our Community and Connection and Engagement</w:t>
      </w:r>
    </w:p>
    <w:p w:rsidR="00000000" w:rsidDel="00000000" w:rsidP="00000000" w:rsidRDefault="00000000" w:rsidRPr="00000000" w14:paraId="0000003B">
      <w:pPr>
        <w:rPr>
          <w:color w:val="373839"/>
          <w:sz w:val="24"/>
          <w:szCs w:val="24"/>
          <w:highlight w:val="white"/>
        </w:rPr>
      </w:pPr>
      <w:r w:rsidDel="00000000" w:rsidR="00000000" w:rsidRPr="00000000">
        <w:rPr>
          <w:rtl w:val="0"/>
        </w:rPr>
      </w:r>
    </w:p>
    <w:p w:rsidR="00000000" w:rsidDel="00000000" w:rsidP="00000000" w:rsidRDefault="00000000" w:rsidRPr="00000000" w14:paraId="0000003C">
      <w:pPr>
        <w:rPr>
          <w:color w:val="373839"/>
          <w:sz w:val="18"/>
          <w:szCs w:val="18"/>
          <w:highlight w:val="white"/>
        </w:rPr>
      </w:pPr>
      <w:r w:rsidDel="00000000" w:rsidR="00000000" w:rsidRPr="00000000">
        <w:rPr>
          <w:color w:val="373839"/>
          <w:sz w:val="18"/>
          <w:szCs w:val="18"/>
          <w:highlight w:val="white"/>
          <w:rtl w:val="0"/>
        </w:rPr>
        <w:t xml:space="preserve">In late September 2020, Rev. Linda Thomson, a Congregational Life leader with the CUC, facilitated two</w:t>
      </w:r>
    </w:p>
    <w:p w:rsidR="00000000" w:rsidDel="00000000" w:rsidP="00000000" w:rsidRDefault="00000000" w:rsidRPr="00000000" w14:paraId="0000003D">
      <w:pPr>
        <w:rPr>
          <w:color w:val="373839"/>
          <w:sz w:val="18"/>
          <w:szCs w:val="18"/>
          <w:highlight w:val="white"/>
        </w:rPr>
      </w:pPr>
      <w:r w:rsidDel="00000000" w:rsidR="00000000" w:rsidRPr="00000000">
        <w:rPr>
          <w:color w:val="373839"/>
          <w:sz w:val="18"/>
          <w:szCs w:val="18"/>
          <w:highlight w:val="white"/>
          <w:rtl w:val="0"/>
        </w:rPr>
        <w:t xml:space="preserve">visioning workshops via Zoom. Almost 50 of you attended at least one workshop. We captured what</w:t>
      </w:r>
    </w:p>
    <w:p w:rsidR="00000000" w:rsidDel="00000000" w:rsidP="00000000" w:rsidRDefault="00000000" w:rsidRPr="00000000" w14:paraId="0000003E">
      <w:pPr>
        <w:rPr>
          <w:color w:val="373839"/>
          <w:sz w:val="18"/>
          <w:szCs w:val="18"/>
          <w:highlight w:val="white"/>
        </w:rPr>
      </w:pPr>
      <w:r w:rsidDel="00000000" w:rsidR="00000000" w:rsidRPr="00000000">
        <w:rPr>
          <w:color w:val="373839"/>
          <w:sz w:val="18"/>
          <w:szCs w:val="18"/>
          <w:highlight w:val="white"/>
          <w:rtl w:val="0"/>
        </w:rPr>
        <w:t xml:space="preserve">you said in 18 pages of notes.</w:t>
      </w:r>
    </w:p>
    <w:p w:rsidR="00000000" w:rsidDel="00000000" w:rsidP="00000000" w:rsidRDefault="00000000" w:rsidRPr="00000000" w14:paraId="0000003F">
      <w:pPr>
        <w:rPr>
          <w:color w:val="373839"/>
          <w:sz w:val="18"/>
          <w:szCs w:val="18"/>
          <w:highlight w:val="white"/>
        </w:rPr>
      </w:pPr>
      <w:r w:rsidDel="00000000" w:rsidR="00000000" w:rsidRPr="00000000">
        <w:rPr>
          <w:color w:val="373839"/>
          <w:sz w:val="18"/>
          <w:szCs w:val="18"/>
          <w:highlight w:val="white"/>
          <w:rtl w:val="0"/>
        </w:rPr>
        <w:t xml:space="preserve">You had may insights, which we reviewed intently with several results. One approach was to extract</w:t>
      </w:r>
    </w:p>
    <w:p w:rsidR="00000000" w:rsidDel="00000000" w:rsidP="00000000" w:rsidRDefault="00000000" w:rsidRPr="00000000" w14:paraId="00000040">
      <w:pPr>
        <w:rPr>
          <w:color w:val="373839"/>
          <w:sz w:val="18"/>
          <w:szCs w:val="18"/>
          <w:highlight w:val="white"/>
        </w:rPr>
      </w:pPr>
      <w:r w:rsidDel="00000000" w:rsidR="00000000" w:rsidRPr="00000000">
        <w:rPr>
          <w:color w:val="373839"/>
          <w:sz w:val="18"/>
          <w:szCs w:val="18"/>
          <w:highlight w:val="white"/>
          <w:rtl w:val="0"/>
        </w:rPr>
        <w:t xml:space="preserve">key aspirational words and phrases and display them in the form of a word cloud (at the bottom of this</w:t>
      </w:r>
    </w:p>
    <w:p w:rsidR="00000000" w:rsidDel="00000000" w:rsidP="00000000" w:rsidRDefault="00000000" w:rsidRPr="00000000" w14:paraId="00000041">
      <w:pPr>
        <w:rPr>
          <w:color w:val="0000ff"/>
          <w:sz w:val="18"/>
          <w:szCs w:val="18"/>
          <w:highlight w:val="white"/>
        </w:rPr>
      </w:pPr>
      <w:r w:rsidDel="00000000" w:rsidR="00000000" w:rsidRPr="00000000">
        <w:rPr>
          <w:color w:val="373839"/>
          <w:sz w:val="18"/>
          <w:szCs w:val="18"/>
          <w:highlight w:val="white"/>
          <w:rtl w:val="0"/>
        </w:rPr>
        <w:t xml:space="preserve">page) or word clusters. A second approach captured many desirable things </w:t>
      </w:r>
      <w:r w:rsidDel="00000000" w:rsidR="00000000" w:rsidRPr="00000000">
        <w:rPr>
          <w:color w:val="0000ff"/>
          <w:sz w:val="18"/>
          <w:szCs w:val="18"/>
          <w:highlight w:val="white"/>
          <w:rtl w:val="0"/>
        </w:rPr>
        <w:t xml:space="preserve">we heard you say you</w:t>
      </w:r>
    </w:p>
    <w:p w:rsidR="00000000" w:rsidDel="00000000" w:rsidP="00000000" w:rsidRDefault="00000000" w:rsidRPr="00000000" w14:paraId="00000042">
      <w:pPr>
        <w:rPr>
          <w:color w:val="373839"/>
          <w:sz w:val="18"/>
          <w:szCs w:val="18"/>
          <w:highlight w:val="white"/>
        </w:rPr>
      </w:pPr>
      <w:r w:rsidDel="00000000" w:rsidR="00000000" w:rsidRPr="00000000">
        <w:rPr>
          <w:color w:val="0000ff"/>
          <w:sz w:val="18"/>
          <w:szCs w:val="18"/>
          <w:highlight w:val="white"/>
          <w:rtl w:val="0"/>
        </w:rPr>
        <w:t xml:space="preserve">value, aspire to, and dream of</w:t>
      </w:r>
      <w:r w:rsidDel="00000000" w:rsidR="00000000" w:rsidRPr="00000000">
        <w:rPr>
          <w:color w:val="373839"/>
          <w:sz w:val="18"/>
          <w:szCs w:val="18"/>
          <w:highlight w:val="white"/>
          <w:rtl w:val="0"/>
        </w:rPr>
        <w:t xml:space="preserve">. A third approach organized material from the notes into a detailed</w:t>
      </w:r>
    </w:p>
    <w:p w:rsidR="00000000" w:rsidDel="00000000" w:rsidP="00000000" w:rsidRDefault="00000000" w:rsidRPr="00000000" w14:paraId="00000043">
      <w:pPr>
        <w:rPr>
          <w:sz w:val="18"/>
          <w:szCs w:val="18"/>
          <w:highlight w:val="white"/>
        </w:rPr>
      </w:pPr>
      <w:r w:rsidDel="00000000" w:rsidR="00000000" w:rsidRPr="00000000">
        <w:rPr>
          <w:color w:val="373839"/>
          <w:sz w:val="18"/>
          <w:szCs w:val="18"/>
          <w:highlight w:val="white"/>
          <w:rtl w:val="0"/>
        </w:rPr>
        <w:t xml:space="preserve">narrative under linked headings, both in </w:t>
      </w:r>
      <w:r w:rsidDel="00000000" w:rsidR="00000000" w:rsidRPr="00000000">
        <w:rPr>
          <w:color w:val="0000ff"/>
          <w:sz w:val="18"/>
          <w:szCs w:val="18"/>
          <w:highlight w:val="white"/>
          <w:rtl w:val="0"/>
        </w:rPr>
        <w:t xml:space="preserve">a longer format with quotes</w:t>
      </w:r>
      <w:r w:rsidDel="00000000" w:rsidR="00000000" w:rsidRPr="00000000">
        <w:rPr>
          <w:sz w:val="18"/>
          <w:szCs w:val="18"/>
          <w:highlight w:val="white"/>
          <w:rtl w:val="0"/>
        </w:rPr>
        <w:t xml:space="preserve"> and </w:t>
      </w:r>
      <w:r w:rsidDel="00000000" w:rsidR="00000000" w:rsidRPr="00000000">
        <w:rPr>
          <w:color w:val="0000ff"/>
          <w:sz w:val="18"/>
          <w:szCs w:val="18"/>
          <w:highlight w:val="white"/>
          <w:rtl w:val="0"/>
        </w:rPr>
        <w:t xml:space="preserve">a shorter highlights version</w:t>
      </w:r>
      <w:r w:rsidDel="00000000" w:rsidR="00000000" w:rsidRPr="00000000">
        <w:rPr>
          <w:sz w:val="18"/>
          <w:szCs w:val="18"/>
          <w:highlight w:val="white"/>
          <w:rtl w:val="0"/>
        </w:rPr>
        <w:t xml:space="preserve">.</w:t>
      </w:r>
    </w:p>
    <w:p w:rsidR="00000000" w:rsidDel="00000000" w:rsidP="00000000" w:rsidRDefault="00000000" w:rsidRPr="00000000" w14:paraId="00000044">
      <w:pPr>
        <w:rPr>
          <w:sz w:val="18"/>
          <w:szCs w:val="18"/>
          <w:highlight w:val="white"/>
        </w:rPr>
      </w:pPr>
      <w:r w:rsidDel="00000000" w:rsidR="00000000" w:rsidRPr="00000000">
        <w:rPr>
          <w:sz w:val="18"/>
          <w:szCs w:val="18"/>
          <w:highlight w:val="white"/>
          <w:rtl w:val="0"/>
        </w:rPr>
        <w:t xml:space="preserve">Then, to summarize, we asked, based on your insights, “What are we called to be and do?”</w:t>
      </w:r>
    </w:p>
    <w:p w:rsidR="00000000" w:rsidDel="00000000" w:rsidP="00000000" w:rsidRDefault="00000000" w:rsidRPr="00000000" w14:paraId="00000045">
      <w:pPr>
        <w:rPr>
          <w:sz w:val="18"/>
          <w:szCs w:val="18"/>
          <w:highlight w:val="white"/>
        </w:rPr>
      </w:pPr>
      <w:r w:rsidDel="00000000" w:rsidR="00000000" w:rsidRPr="00000000">
        <w:rPr>
          <w:sz w:val="18"/>
          <w:szCs w:val="18"/>
          <w:highlight w:val="white"/>
          <w:rtl w:val="0"/>
        </w:rPr>
        <w:t xml:space="preserve">Next, we held several Visioning Labs, at which we asked committee representatives to comment on the</w:t>
      </w:r>
    </w:p>
    <w:p w:rsidR="00000000" w:rsidDel="00000000" w:rsidP="00000000" w:rsidRDefault="00000000" w:rsidRPr="00000000" w14:paraId="00000046">
      <w:pPr>
        <w:rPr>
          <w:sz w:val="18"/>
          <w:szCs w:val="18"/>
          <w:highlight w:val="white"/>
        </w:rPr>
      </w:pPr>
      <w:r w:rsidDel="00000000" w:rsidR="00000000" w:rsidRPr="00000000">
        <w:rPr>
          <w:sz w:val="18"/>
          <w:szCs w:val="18"/>
          <w:highlight w:val="white"/>
          <w:rtl w:val="0"/>
        </w:rPr>
        <w:t xml:space="preserve">one-page results from the above three approaches. Based on that feedback, we developed one of the</w:t>
      </w:r>
    </w:p>
    <w:p w:rsidR="00000000" w:rsidDel="00000000" w:rsidP="00000000" w:rsidRDefault="00000000" w:rsidRPr="00000000" w14:paraId="00000047">
      <w:pPr>
        <w:rPr>
          <w:sz w:val="18"/>
          <w:szCs w:val="18"/>
          <w:highlight w:val="white"/>
        </w:rPr>
      </w:pPr>
      <w:r w:rsidDel="00000000" w:rsidR="00000000" w:rsidRPr="00000000">
        <w:rPr>
          <w:sz w:val="18"/>
          <w:szCs w:val="18"/>
          <w:highlight w:val="white"/>
          <w:rtl w:val="0"/>
        </w:rPr>
        <w:t xml:space="preserve">approaches into a possible long-form mission statement, containing three potential strategic directions</w:t>
      </w:r>
    </w:p>
    <w:p w:rsidR="00000000" w:rsidDel="00000000" w:rsidP="00000000" w:rsidRDefault="00000000" w:rsidRPr="00000000" w14:paraId="00000048">
      <w:pPr>
        <w:rPr>
          <w:sz w:val="18"/>
          <w:szCs w:val="18"/>
          <w:highlight w:val="white"/>
        </w:rPr>
      </w:pPr>
      <w:r w:rsidDel="00000000" w:rsidR="00000000" w:rsidRPr="00000000">
        <w:rPr>
          <w:sz w:val="18"/>
          <w:szCs w:val="18"/>
          <w:highlight w:val="white"/>
          <w:rtl w:val="0"/>
        </w:rPr>
        <w:t xml:space="preserve">to guide our church over the next few years. What We Aspire to Be and Do represents our progress to</w:t>
      </w:r>
    </w:p>
    <w:p w:rsidR="00000000" w:rsidDel="00000000" w:rsidP="00000000" w:rsidRDefault="00000000" w:rsidRPr="00000000" w14:paraId="00000049">
      <w:pPr>
        <w:rPr>
          <w:sz w:val="18"/>
          <w:szCs w:val="18"/>
          <w:highlight w:val="white"/>
        </w:rPr>
      </w:pPr>
      <w:r w:rsidDel="00000000" w:rsidR="00000000" w:rsidRPr="00000000">
        <w:rPr>
          <w:sz w:val="18"/>
          <w:szCs w:val="18"/>
          <w:highlight w:val="white"/>
          <w:rtl w:val="0"/>
        </w:rPr>
        <w:t xml:space="preserve">Date. (UU Church of Palo Alto, CA)      WORKSHOPS (2)  WORD CLOUD …. VISION </w:t>
      </w:r>
    </w:p>
    <w:p w:rsidR="00000000" w:rsidDel="00000000" w:rsidP="00000000" w:rsidRDefault="00000000" w:rsidRPr="00000000" w14:paraId="0000004A">
      <w:pPr>
        <w:rPr>
          <w:color w:val="373839"/>
          <w:sz w:val="24"/>
          <w:szCs w:val="24"/>
          <w:highlight w:val="white"/>
        </w:rPr>
      </w:pPr>
      <w:r w:rsidDel="00000000" w:rsidR="00000000" w:rsidRPr="00000000">
        <w:rPr>
          <w:rtl w:val="0"/>
        </w:rPr>
      </w:r>
    </w:p>
    <w:p w:rsidR="00000000" w:rsidDel="00000000" w:rsidP="00000000" w:rsidRDefault="00000000" w:rsidRPr="00000000" w14:paraId="0000004B">
      <w:pPr>
        <w:rPr>
          <w:color w:val="373839"/>
          <w:sz w:val="18"/>
          <w:szCs w:val="18"/>
          <w:highlight w:val="white"/>
        </w:rPr>
      </w:pPr>
      <w:r w:rsidDel="00000000" w:rsidR="00000000" w:rsidRPr="00000000">
        <w:rPr>
          <w:rtl w:val="0"/>
        </w:rPr>
      </w:r>
    </w:p>
    <w:p w:rsidR="00000000" w:rsidDel="00000000" w:rsidP="00000000" w:rsidRDefault="00000000" w:rsidRPr="00000000" w14:paraId="0000004C">
      <w:pPr>
        <w:rPr>
          <w:sz w:val="24"/>
          <w:szCs w:val="24"/>
          <w:highlight w:val="white"/>
        </w:rPr>
      </w:pPr>
      <w:r w:rsidDel="00000000" w:rsidR="00000000" w:rsidRPr="00000000">
        <w:rPr>
          <w:b w:val="1"/>
          <w:bCs w:val="1"/>
          <w:color w:val="ff0000"/>
          <w:sz w:val="24"/>
          <w:szCs w:val="24"/>
          <w:highlight w:val="white"/>
          <w:rtl w:val="0"/>
        </w:rPr>
        <w:t xml:space="preserve">QUESTIONS </w:t>
      </w:r>
      <w:r w:rsidDel="00000000" w:rsidR="00000000" w:rsidRPr="00000000">
        <w:rPr>
          <w:sz w:val="24"/>
          <w:szCs w:val="24"/>
          <w:highlight w:val="white"/>
          <w:rtl w:val="0"/>
        </w:rPr>
        <w:t xml:space="preserve">(Facilitator should choose no more than three questions)</w:t>
      </w:r>
    </w:p>
    <w:p w:rsidR="00000000" w:rsidDel="00000000" w:rsidP="00000000" w:rsidRDefault="00000000" w:rsidRPr="00000000" w14:paraId="0000004D">
      <w:pPr>
        <w:rPr>
          <w:sz w:val="24"/>
          <w:szCs w:val="24"/>
          <w:highlight w:val="white"/>
        </w:rPr>
      </w:pPr>
      <w:r w:rsidDel="00000000" w:rsidR="00000000" w:rsidRPr="00000000">
        <w:rPr>
          <w:rtl w:val="0"/>
        </w:rPr>
      </w:r>
    </w:p>
    <w:p w:rsidR="00000000" w:rsidDel="00000000" w:rsidP="00000000" w:rsidRDefault="00000000" w:rsidRPr="00000000" w14:paraId="0000004E">
      <w:pPr>
        <w:rPr>
          <w:i w:val="1"/>
          <w:iCs w:val="1"/>
          <w:color w:val="373839"/>
          <w:sz w:val="24"/>
          <w:szCs w:val="24"/>
          <w:highlight w:val="white"/>
        </w:rPr>
      </w:pPr>
      <w:r w:rsidDel="00000000" w:rsidR="00000000" w:rsidRPr="00000000">
        <w:rPr>
          <w:i w:val="1"/>
          <w:iCs w:val="1"/>
          <w:color w:val="373839"/>
          <w:sz w:val="24"/>
          <w:szCs w:val="24"/>
          <w:highlight w:val="white"/>
          <w:rtl w:val="0"/>
        </w:rPr>
        <w:t xml:space="preserve">Answering these questions will inform the choices we make and the work of our committees and ministry, while reinvigorating our actions:</w:t>
      </w:r>
    </w:p>
    <w:p w:rsidR="00000000" w:rsidDel="00000000" w:rsidP="00000000" w:rsidRDefault="00000000" w:rsidRPr="00000000" w14:paraId="0000004F">
      <w:pPr>
        <w:rPr>
          <w:color w:val="373839"/>
          <w:sz w:val="24"/>
          <w:szCs w:val="24"/>
          <w:highlight w:val="white"/>
        </w:rPr>
      </w:pPr>
      <w:r w:rsidDel="00000000" w:rsidR="00000000" w:rsidRPr="00000000">
        <w:rPr>
          <w:rtl w:val="0"/>
        </w:rPr>
      </w:r>
    </w:p>
    <w:p w:rsidR="00000000" w:rsidDel="00000000" w:rsidP="00000000" w:rsidRDefault="00000000" w:rsidRPr="00000000" w14:paraId="00000050">
      <w:pPr>
        <w:numPr>
          <w:ilvl w:val="0"/>
          <w:numId w:val="1"/>
        </w:numPr>
        <w:ind w:left="720" w:hanging="360"/>
        <w:rPr>
          <w:color w:val="373839"/>
          <w:sz w:val="24"/>
          <w:szCs w:val="24"/>
          <w:highlight w:val="white"/>
          <w:u w:val="none"/>
        </w:rPr>
      </w:pPr>
      <w:r w:rsidDel="00000000" w:rsidR="00000000" w:rsidRPr="00000000">
        <w:rPr>
          <w:color w:val="373839"/>
          <w:sz w:val="24"/>
          <w:szCs w:val="24"/>
          <w:highlight w:val="white"/>
          <w:rtl w:val="0"/>
        </w:rPr>
        <w:t xml:space="preserve">What values, experiences and empowering strengths bring us together and evoke our care? </w:t>
      </w:r>
    </w:p>
    <w:p w:rsidR="00000000" w:rsidDel="00000000" w:rsidP="00000000" w:rsidRDefault="00000000" w:rsidRPr="00000000" w14:paraId="00000051">
      <w:pPr>
        <w:numPr>
          <w:ilvl w:val="0"/>
          <w:numId w:val="1"/>
        </w:numPr>
        <w:ind w:left="720" w:hanging="360"/>
        <w:rPr>
          <w:b w:val="1"/>
          <w:bCs w:val="1"/>
          <w:color w:val="ff0000"/>
          <w:sz w:val="24"/>
          <w:szCs w:val="24"/>
          <w:u w:val="none"/>
        </w:rPr>
      </w:pPr>
      <w:r w:rsidDel="00000000" w:rsidR="00000000" w:rsidRPr="00000000">
        <w:rPr>
          <w:b w:val="1"/>
          <w:bCs w:val="1"/>
          <w:color w:val="ff0000"/>
          <w:sz w:val="24"/>
          <w:szCs w:val="24"/>
          <w:highlight w:val="white"/>
          <w:rtl w:val="0"/>
        </w:rPr>
        <w:t xml:space="preserve">What f</w:t>
      </w:r>
      <w:r w:rsidDel="00000000" w:rsidR="00000000" w:rsidRPr="00000000">
        <w:rPr>
          <w:b w:val="1"/>
          <w:bCs w:val="1"/>
          <w:color w:val="ff0000"/>
          <w:sz w:val="24"/>
          <w:szCs w:val="24"/>
          <w:rtl w:val="0"/>
        </w:rPr>
        <w:t xml:space="preserve">uture do we seek to create for ourselves as we engage with one another and our world?</w:t>
      </w:r>
      <w:r w:rsidDel="00000000" w:rsidR="00000000" w:rsidRPr="00000000">
        <w:rPr>
          <w:b w:val="1"/>
          <w:bCs w:val="1"/>
          <w:color w:val="ff9900"/>
          <w:sz w:val="24"/>
          <w:szCs w:val="24"/>
          <w:rtl w:val="0"/>
        </w:rPr>
        <w:t xml:space="preserve"> </w:t>
      </w:r>
    </w:p>
    <w:p w:rsidR="00000000" w:rsidDel="00000000" w:rsidP="00000000" w:rsidRDefault="00000000" w:rsidRPr="00000000" w14:paraId="00000052">
      <w:pPr>
        <w:numPr>
          <w:ilvl w:val="0"/>
          <w:numId w:val="1"/>
        </w:numPr>
        <w:ind w:left="720" w:hanging="360"/>
        <w:rPr>
          <w:b w:val="1"/>
          <w:bCs w:val="1"/>
          <w:color w:val="ff9900"/>
          <w:sz w:val="24"/>
          <w:szCs w:val="24"/>
          <w:u w:val="none"/>
        </w:rPr>
      </w:pPr>
      <w:r w:rsidDel="00000000" w:rsidR="00000000" w:rsidRPr="00000000">
        <w:rPr>
          <w:b w:val="1"/>
          <w:bCs w:val="1"/>
          <w:i w:val="1"/>
          <w:iCs w:val="1"/>
          <w:color w:val="212529"/>
          <w:sz w:val="24"/>
          <w:szCs w:val="24"/>
          <w:rtl w:val="0"/>
        </w:rPr>
        <w:t xml:space="preserve">What timeless, transcendent qualities of our religious community will we embody in all we do?</w:t>
      </w:r>
    </w:p>
    <w:p w:rsidR="00000000" w:rsidDel="00000000" w:rsidP="00000000" w:rsidRDefault="00000000" w:rsidRPr="00000000" w14:paraId="00000053">
      <w:pPr>
        <w:numPr>
          <w:ilvl w:val="0"/>
          <w:numId w:val="1"/>
        </w:numPr>
        <w:ind w:left="720" w:hanging="360"/>
        <w:rPr>
          <w:color w:val="212529"/>
          <w:sz w:val="24"/>
          <w:szCs w:val="24"/>
          <w:u w:val="none"/>
        </w:rPr>
      </w:pPr>
      <w:r w:rsidDel="00000000" w:rsidR="00000000" w:rsidRPr="00000000">
        <w:rPr>
          <w:color w:val="212529"/>
          <w:sz w:val="24"/>
          <w:szCs w:val="24"/>
          <w:rtl w:val="0"/>
        </w:rPr>
        <w:t xml:space="preserve">What new identity will build our reputation as “the _______ congregation”</w:t>
      </w:r>
    </w:p>
    <w:p w:rsidR="00000000" w:rsidDel="00000000" w:rsidP="00000000" w:rsidRDefault="00000000" w:rsidRPr="00000000" w14:paraId="00000054">
      <w:pPr>
        <w:numPr>
          <w:ilvl w:val="0"/>
          <w:numId w:val="1"/>
        </w:numPr>
        <w:ind w:left="720" w:hanging="360"/>
        <w:rPr>
          <w:color w:val="212529"/>
          <w:sz w:val="24"/>
          <w:szCs w:val="24"/>
          <w:u w:val="none"/>
        </w:rPr>
      </w:pPr>
      <w:r w:rsidDel="00000000" w:rsidR="00000000" w:rsidRPr="00000000">
        <w:rPr>
          <w:color w:val="212529"/>
          <w:sz w:val="24"/>
          <w:szCs w:val="24"/>
          <w:rtl w:val="0"/>
        </w:rPr>
        <w:t xml:space="preserve">What is our ministry to people in the community outside the walls of our church?</w:t>
      </w:r>
    </w:p>
    <w:p w:rsidR="00000000" w:rsidDel="00000000" w:rsidP="00000000" w:rsidRDefault="00000000" w:rsidRPr="00000000" w14:paraId="00000055">
      <w:pPr>
        <w:numPr>
          <w:ilvl w:val="0"/>
          <w:numId w:val="1"/>
        </w:numPr>
        <w:ind w:left="720" w:hanging="360"/>
        <w:rPr>
          <w:color w:val="212529"/>
          <w:sz w:val="24"/>
          <w:szCs w:val="24"/>
          <w:u w:val="none"/>
        </w:rPr>
      </w:pPr>
      <w:r w:rsidDel="00000000" w:rsidR="00000000" w:rsidRPr="00000000">
        <w:rPr>
          <w:color w:val="212529"/>
          <w:sz w:val="24"/>
          <w:szCs w:val="24"/>
          <w:rtl w:val="0"/>
        </w:rPr>
        <w:t xml:space="preserve">What difference does this congregation mean to make in our denominational community?</w:t>
      </w:r>
    </w:p>
    <w:p w:rsidR="00000000" w:rsidDel="00000000" w:rsidP="00000000" w:rsidRDefault="00000000" w:rsidRPr="00000000" w14:paraId="00000056">
      <w:pPr>
        <w:numPr>
          <w:ilvl w:val="0"/>
          <w:numId w:val="1"/>
        </w:numPr>
        <w:ind w:left="720" w:hanging="360"/>
        <w:rPr>
          <w:color w:val="212529"/>
          <w:sz w:val="24"/>
          <w:szCs w:val="24"/>
          <w:u w:val="none"/>
        </w:rPr>
      </w:pPr>
      <w:r w:rsidDel="00000000" w:rsidR="00000000" w:rsidRPr="00000000">
        <w:rPr>
          <w:color w:val="212529"/>
          <w:sz w:val="24"/>
          <w:szCs w:val="24"/>
          <w:rtl w:val="0"/>
        </w:rPr>
        <w:t xml:space="preserve">What is our “brand”?  How do we wish to be known by others in White Plains and surrounding communities?</w:t>
      </w:r>
    </w:p>
    <w:p w:rsidR="00000000" w:rsidDel="00000000" w:rsidP="00000000" w:rsidRDefault="00000000" w:rsidRPr="00000000" w14:paraId="00000057">
      <w:pPr>
        <w:numPr>
          <w:ilvl w:val="0"/>
          <w:numId w:val="1"/>
        </w:numPr>
        <w:ind w:left="720" w:hanging="360"/>
        <w:rPr>
          <w:color w:val="212529"/>
          <w:sz w:val="24"/>
          <w:szCs w:val="24"/>
          <w:u w:val="none"/>
        </w:rPr>
      </w:pPr>
      <w:r w:rsidDel="00000000" w:rsidR="00000000" w:rsidRPr="00000000">
        <w:rPr>
          <w:color w:val="212529"/>
          <w:sz w:val="24"/>
          <w:szCs w:val="24"/>
          <w:rtl w:val="0"/>
        </w:rPr>
        <w:t xml:space="preserve">What difference do we want worship to make in the lives of the variety of people who now come to us?</w:t>
      </w:r>
    </w:p>
    <w:p w:rsidR="00000000" w:rsidDel="00000000" w:rsidP="00000000" w:rsidRDefault="00000000" w:rsidRPr="00000000" w14:paraId="00000058">
      <w:pPr>
        <w:numPr>
          <w:ilvl w:val="0"/>
          <w:numId w:val="1"/>
        </w:numPr>
        <w:ind w:left="720" w:hanging="360"/>
        <w:rPr>
          <w:color w:val="212529"/>
          <w:sz w:val="24"/>
          <w:szCs w:val="24"/>
          <w:u w:val="none"/>
        </w:rPr>
      </w:pPr>
      <w:r w:rsidDel="00000000" w:rsidR="00000000" w:rsidRPr="00000000">
        <w:rPr>
          <w:color w:val="212529"/>
          <w:sz w:val="24"/>
          <w:szCs w:val="24"/>
          <w:rtl w:val="0"/>
        </w:rPr>
        <w:t xml:space="preserve">How will our congregation express the social justice principals that have led us to where we are currently?  (years ago we had no HOPE Kitchen, Refugee Resettlement, Democracy Matters, eg. … What can you envision in our future?</w:t>
      </w:r>
    </w:p>
    <w:p w:rsidR="00000000" w:rsidDel="00000000" w:rsidP="00000000" w:rsidRDefault="00000000" w:rsidRPr="00000000" w14:paraId="00000059">
      <w:pPr>
        <w:numPr>
          <w:ilvl w:val="0"/>
          <w:numId w:val="1"/>
        </w:numPr>
        <w:ind w:left="720" w:hanging="360"/>
        <w:rPr>
          <w:color w:val="212529"/>
          <w:sz w:val="24"/>
          <w:szCs w:val="24"/>
          <w:u w:val="none"/>
        </w:rPr>
      </w:pPr>
      <w:r w:rsidDel="00000000" w:rsidR="00000000" w:rsidRPr="00000000">
        <w:rPr>
          <w:color w:val="212529"/>
          <w:sz w:val="24"/>
          <w:szCs w:val="24"/>
          <w:rtl w:val="0"/>
        </w:rPr>
        <w:t xml:space="preserve">How will we transform the lives of young people through our youth ministry?  Older adults who choose to join us on the journey?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